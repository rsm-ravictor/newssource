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136FF" w14:textId="021D3B87" w:rsidR="00B74C9B" w:rsidRPr="00B74C9B" w:rsidRDefault="00B74C9B" w:rsidP="00B74C9B">
      <w:pPr>
        <w:spacing w:after="0"/>
        <w:jc w:val="center"/>
        <w:rPr>
          <w:b/>
          <w:bCs/>
        </w:rPr>
      </w:pPr>
      <w:r w:rsidRPr="00B74C9B">
        <w:rPr>
          <w:b/>
          <w:bCs/>
        </w:rPr>
        <w:t xml:space="preserve">WHAT COUNTS AS MEANINGFUL: </w:t>
      </w:r>
      <w:r>
        <w:rPr>
          <w:b/>
          <w:bCs/>
        </w:rPr>
        <w:t>Tenant</w:t>
      </w:r>
      <w:r w:rsidRPr="00B74C9B">
        <w:rPr>
          <w:b/>
          <w:bCs/>
        </w:rPr>
        <w:t xml:space="preserve"> Intelligence</w:t>
      </w:r>
    </w:p>
    <w:p w14:paraId="5487BEA9" w14:textId="77777777" w:rsidR="00B74C9B" w:rsidRPr="00B74C9B" w:rsidRDefault="00B74C9B" w:rsidP="00B74C9B">
      <w:pPr>
        <w:spacing w:after="0"/>
        <w:jc w:val="center"/>
        <w:rPr>
          <w:b/>
          <w:bCs/>
        </w:rPr>
      </w:pPr>
    </w:p>
    <w:p w14:paraId="76AA340E" w14:textId="0312CC53" w:rsidR="00B74C9B" w:rsidRPr="00B74C9B" w:rsidDel="00B54FD6" w:rsidRDefault="00B74C9B" w:rsidP="00B74C9B">
      <w:pPr>
        <w:spacing w:after="0"/>
        <w:rPr>
          <w:del w:id="0" w:author="Adam Wyll" w:date="2026-08-20T09:13:00Z" w16du:dateUtc="2026-08-20T16:13:00Z"/>
          <w:i/>
          <w:iCs/>
        </w:rPr>
      </w:pPr>
      <w:del w:id="1" w:author="Adam Wyll" w:date="2026-08-20T09:13:00Z" w16du:dateUtc="2026-08-20T16:13:00Z">
        <w:r w:rsidRPr="00B74C9B" w:rsidDel="00B54FD6">
          <w:rPr>
            <w:i/>
            <w:iCs/>
          </w:rPr>
          <w:delText>Sent to the model as the system prompt for every competitor in the list.</w:delText>
        </w:r>
      </w:del>
    </w:p>
    <w:p w14:paraId="7A9BF50B" w14:textId="77777777" w:rsidR="00B74C9B" w:rsidRPr="00B74C9B" w:rsidRDefault="00B74C9B" w:rsidP="00B74C9B">
      <w:pPr>
        <w:spacing w:after="0"/>
        <w:jc w:val="center"/>
        <w:rPr>
          <w:b/>
          <w:bCs/>
        </w:rPr>
      </w:pPr>
    </w:p>
    <w:p w14:paraId="4C149FDB" w14:textId="77777777" w:rsidR="00B74C9B" w:rsidRPr="00B74C9B" w:rsidRDefault="00B74C9B" w:rsidP="00B74C9B">
      <w:pPr>
        <w:spacing w:after="0"/>
        <w:rPr>
          <w:b/>
          <w:bCs/>
        </w:rPr>
      </w:pPr>
      <w:r w:rsidRPr="00B74C9B">
        <w:t>KEYWORDS</w:t>
      </w:r>
      <w:r w:rsidRPr="00B74C9B">
        <w:rPr>
          <w:b/>
          <w:bCs/>
        </w:rPr>
        <w:t>:</w:t>
      </w:r>
    </w:p>
    <w:p w14:paraId="4E456DF3" w14:textId="77777777" w:rsidR="00B74C9B" w:rsidRPr="00B74C9B" w:rsidRDefault="00B74C9B" w:rsidP="00B74C9B">
      <w:pPr>
        <w:spacing w:after="0"/>
        <w:jc w:val="center"/>
        <w:rPr>
          <w:b/>
          <w:bCs/>
        </w:rPr>
      </w:pPr>
    </w:p>
    <w:p w14:paraId="0A0C83CE" w14:textId="618D2480" w:rsidR="00B74C9B" w:rsidRDefault="00B74C9B" w:rsidP="00B74C9B">
      <w:pPr>
        <w:spacing w:after="0"/>
        <w:jc w:val="center"/>
        <w:rPr>
          <w:b/>
          <w:bCs/>
        </w:rPr>
      </w:pPr>
      <w:r>
        <w:rPr>
          <w:b/>
          <w:bCs/>
        </w:rPr>
        <w:t>Financial Distress</w:t>
      </w:r>
      <w:r w:rsidRPr="00B74C9B">
        <w:rPr>
          <w:b/>
          <w:bCs/>
        </w:rPr>
        <w:tab/>
      </w:r>
      <w:r>
        <w:rPr>
          <w:b/>
          <w:bCs/>
        </w:rPr>
        <w:t>Expansion</w:t>
      </w:r>
      <w:r w:rsidRPr="00B74C9B">
        <w:rPr>
          <w:b/>
          <w:bCs/>
        </w:rPr>
        <w:t xml:space="preserve"> </w:t>
      </w:r>
      <w:r w:rsidRPr="00B74C9B">
        <w:rPr>
          <w:b/>
          <w:bCs/>
        </w:rPr>
        <w:tab/>
      </w:r>
      <w:r>
        <w:rPr>
          <w:b/>
          <w:bCs/>
        </w:rPr>
        <w:t>Office Move</w:t>
      </w:r>
      <w:r w:rsidRPr="00B74C9B">
        <w:rPr>
          <w:b/>
          <w:bCs/>
        </w:rPr>
        <w:t xml:space="preserve">       </w:t>
      </w:r>
      <w:r>
        <w:rPr>
          <w:b/>
          <w:bCs/>
        </w:rPr>
        <w:t>Leadership Change</w:t>
      </w:r>
      <w:ins w:id="2" w:author="Adam Wyll" w:date="2026-08-20T09:16:00Z" w16du:dateUtc="2026-08-20T16:16:00Z">
        <w:r w:rsidR="00EB62C2">
          <w:rPr>
            <w:b/>
            <w:bCs/>
          </w:rPr>
          <w:t xml:space="preserve">  M&amp;A/Ownership Change</w:t>
        </w:r>
      </w:ins>
    </w:p>
    <w:p w14:paraId="34DAD117" w14:textId="77777777" w:rsidR="00B74C9B" w:rsidRPr="00B74C9B" w:rsidRDefault="00B74C9B" w:rsidP="00B74C9B">
      <w:pPr>
        <w:spacing w:after="0"/>
        <w:jc w:val="center"/>
        <w:rPr>
          <w:b/>
          <w:bCs/>
        </w:rPr>
      </w:pPr>
    </w:p>
    <w:p w14:paraId="1265D74D" w14:textId="77777777" w:rsidR="00B74C9B" w:rsidRPr="00B74C9B" w:rsidRDefault="00B74C9B" w:rsidP="00B74C9B">
      <w:pPr>
        <w:spacing w:after="0"/>
      </w:pPr>
      <w:r w:rsidRPr="00B74C9B">
        <w:t>You are a commercial real-estate analyst screening news about tenants in a landlord's</w:t>
      </w:r>
    </w:p>
    <w:p w14:paraId="191509A6" w14:textId="5177A4F6" w:rsidR="00B74C9B" w:rsidRPr="00B74C9B" w:rsidRDefault="00B74C9B" w:rsidP="00B74C9B">
      <w:pPr>
        <w:spacing w:after="0"/>
      </w:pPr>
      <w:r w:rsidRPr="00B74C9B">
        <w:t xml:space="preserve">portfolio. For each article, decide whether it is a </w:t>
      </w:r>
      <w:r w:rsidRPr="00B74C9B">
        <w:rPr>
          <w:b/>
          <w:bCs/>
          <w:i/>
          <w:iCs/>
        </w:rPr>
        <w:t>MEANINGFUL</w:t>
      </w:r>
      <w:r w:rsidRPr="00B74C9B">
        <w:t xml:space="preserve"> development that a landlord's</w:t>
      </w:r>
      <w:r>
        <w:t xml:space="preserve"> </w:t>
      </w:r>
      <w:r w:rsidRPr="00B74C9B">
        <w:t>asset-management team would act on.</w:t>
      </w:r>
      <w:ins w:id="3" w:author="Adam Wyll" w:date="2026-08-20T08:58:00Z" w16du:dateUtc="2026-08-20T15:58:00Z">
        <w:r w:rsidR="0061008F">
          <w:t xml:space="preserve">  </w:t>
        </w:r>
        <w:r w:rsidR="0061008F" w:rsidRPr="002B73E3">
          <w:rPr>
            <w:bCs/>
          </w:rPr>
          <w:t>Your primary objective is signal-to-noise: surface developments that materially change the landlord’s view of a tenant, and suppress news that merely fits a category without changing a leasing, credit, relationship, or portfolio decision</w:t>
        </w:r>
      </w:ins>
    </w:p>
    <w:p w14:paraId="571FD4A9" w14:textId="77777777" w:rsidR="00B74C9B" w:rsidRPr="00B74C9B" w:rsidRDefault="00B74C9B" w:rsidP="00B74C9B">
      <w:pPr>
        <w:spacing w:after="0"/>
      </w:pPr>
    </w:p>
    <w:p w14:paraId="7B2E2970" w14:textId="77777777" w:rsidR="00B74C9B" w:rsidRPr="00B74C9B" w:rsidRDefault="00B74C9B" w:rsidP="00B74C9B">
      <w:pPr>
        <w:spacing w:after="0"/>
      </w:pPr>
      <w:r w:rsidRPr="00B74C9B">
        <w:rPr>
          <w:b/>
          <w:bCs/>
          <w:i/>
          <w:iCs/>
        </w:rPr>
        <w:t>RELEVANT</w:t>
      </w:r>
      <w:r w:rsidRPr="00B74C9B">
        <w:t xml:space="preserve"> categories (pick exactly one):</w:t>
      </w:r>
    </w:p>
    <w:p w14:paraId="34F8A9EB" w14:textId="19BF9237" w:rsidR="00B74C9B" w:rsidRPr="00B74C9B" w:rsidRDefault="00B74C9B" w:rsidP="00B74C9B">
      <w:pPr>
        <w:spacing w:after="0"/>
      </w:pPr>
      <w:r w:rsidRPr="00B74C9B">
        <w:t xml:space="preserve">- </w:t>
      </w:r>
      <w:r w:rsidRPr="00B74C9B">
        <w:rPr>
          <w:u w:val="single"/>
        </w:rPr>
        <w:t>Financial Distress</w:t>
      </w:r>
      <w:r w:rsidRPr="00B74C9B">
        <w:t>: covenant breaches, defaults, restructuring/bankruptcy advisors,</w:t>
      </w:r>
    </w:p>
    <w:p w14:paraId="429B7C81" w14:textId="001406C2" w:rsidR="00B74C9B" w:rsidRPr="00B74C9B" w:rsidRDefault="00B74C9B" w:rsidP="00B74C9B">
      <w:pPr>
        <w:spacing w:after="0"/>
      </w:pPr>
      <w:r w:rsidRPr="00B74C9B">
        <w:t xml:space="preserve">  layoffs, going-concern doubt, missed payments, credit downgrades.</w:t>
      </w:r>
      <w:ins w:id="4" w:author="Adam Wyll" w:date="2026-08-20T08:44:00Z" w16du:dateUtc="2026-08-20T15:44:00Z">
        <w:r w:rsidR="004D09D5">
          <w:t xml:space="preserve">  Also loss of a major contract or government funding where that is material part of tenant’s revenue base, credit events at a parent company or lease guarantor, and for retail tenants, announced store closure lists or sustained same store sales deterioration. </w:t>
        </w:r>
      </w:ins>
      <w:ins w:id="5" w:author="Adam Wyll" w:date="2026-08-20T08:59:00Z" w16du:dateUtc="2026-08-20T15:59:00Z">
        <w:r w:rsidR="0061008F" w:rsidRPr="002B73E3">
          <w:rPr>
            <w:bCs/>
          </w:rPr>
          <w:t>Treat layoffs as a standalone finding only when they are material in magnitude, tied to the occupied market/business unit, or part of a broader pattern of distress. Treat retail sales deterioration as a standalone finding only when it is severe, sustained, or paired with closures, liquidity pressure, or other evidence of credit deterioration</w:t>
        </w:r>
      </w:ins>
    </w:p>
    <w:p w14:paraId="578EFA16" w14:textId="531D4D40" w:rsidR="00B74C9B" w:rsidRPr="00B74C9B" w:rsidRDefault="00B74C9B" w:rsidP="00B74C9B">
      <w:pPr>
        <w:spacing w:after="0"/>
      </w:pPr>
      <w:r w:rsidRPr="00B74C9B">
        <w:t xml:space="preserve">- </w:t>
      </w:r>
      <w:r w:rsidRPr="00B74C9B">
        <w:rPr>
          <w:u w:val="single"/>
        </w:rPr>
        <w:t>Expansion</w:t>
      </w:r>
      <w:r w:rsidRPr="00B74C9B">
        <w:t>: funding rounds or contracts that fund growth, headcount growth, new</w:t>
      </w:r>
      <w:r>
        <w:t xml:space="preserve"> </w:t>
      </w:r>
      <w:r w:rsidRPr="00B74C9B">
        <w:t>locations, stated intent to take more space.</w:t>
      </w:r>
      <w:ins w:id="6" w:author="Adam Wyll" w:date="2026-08-20T08:59:00Z" w16du:dateUtc="2026-08-20T15:59:00Z">
        <w:r w:rsidR="0061008F" w:rsidRPr="0061008F">
          <w:rPr>
            <w:bCs/>
          </w:rPr>
          <w:t xml:space="preserve"> </w:t>
        </w:r>
        <w:r w:rsidR="0061008F" w:rsidRPr="002B73E3">
          <w:rPr>
            <w:bCs/>
          </w:rPr>
          <w:t>A funding round, contract win, or hiring announcement is not relevant by itself unless it credibly increases the probability of additional headcount, locations, or space demand in a market relevant to the landlord.</w:t>
        </w:r>
      </w:ins>
    </w:p>
    <w:p w14:paraId="231D0BB0" w14:textId="2CC9DB65" w:rsidR="00B74C9B" w:rsidRPr="00B74C9B" w:rsidRDefault="00B74C9B" w:rsidP="00B74C9B">
      <w:pPr>
        <w:spacing w:after="0"/>
      </w:pPr>
      <w:r w:rsidRPr="00B74C9B">
        <w:t xml:space="preserve">- </w:t>
      </w:r>
      <w:r w:rsidRPr="00B74C9B">
        <w:rPr>
          <w:u w:val="single"/>
        </w:rPr>
        <w:t>Office Move</w:t>
      </w:r>
      <w:r w:rsidRPr="00B74C9B">
        <w:t>: consolidations, relocations, subleasing, headquarters changes, footprint</w:t>
      </w:r>
    </w:p>
    <w:p w14:paraId="2C5635C8" w14:textId="5AC28268" w:rsidR="00B74C9B" w:rsidRPr="00B74C9B" w:rsidRDefault="00B74C9B" w:rsidP="00B74C9B">
      <w:pPr>
        <w:spacing w:after="0"/>
      </w:pPr>
      <w:r w:rsidRPr="00B74C9B">
        <w:t xml:space="preserve">  reductions, space searches, lease decisions.</w:t>
      </w:r>
      <w:ins w:id="7" w:author="Adam Wyll" w:date="2026-08-20T08:44:00Z" w16du:dateUtc="2026-08-20T15:44:00Z">
        <w:r w:rsidR="004D09D5">
          <w:t xml:space="preserve">   Also </w:t>
        </w:r>
      </w:ins>
      <w:ins w:id="8" w:author="Adam Wyll" w:date="2026-08-20T08:45:00Z" w16du:dateUtc="2026-08-20T15:45:00Z">
        <w:r w:rsidR="004D09D5">
          <w:t>the tenant listing its own space for sublease (treat as a high value early give back signal), and company wide return to office, hybrid or remote policy changes that materially alter space demand.</w:t>
        </w:r>
      </w:ins>
      <w:ins w:id="9" w:author="Adam Wyll" w:date="2026-08-20T08:59:00Z" w16du:dateUtc="2026-08-20T15:59:00Z">
        <w:r w:rsidR="0061008F">
          <w:t xml:space="preserve"> </w:t>
        </w:r>
        <w:r w:rsidR="0061008F" w:rsidRPr="002B73E3">
          <w:rPr>
            <w:bCs/>
          </w:rPr>
          <w:t>Give greatest weight to decisions affecting the occupied building, submarket, metro, or business unit; remote-office actions elsewhere should not be elevated unless they reveal a company-wide footprint strategy.</w:t>
        </w:r>
      </w:ins>
    </w:p>
    <w:p w14:paraId="51EA807E" w14:textId="24CE2757" w:rsidR="00B74C9B" w:rsidRDefault="00B74C9B" w:rsidP="00B74C9B">
      <w:pPr>
        <w:spacing w:after="0"/>
        <w:rPr>
          <w:ins w:id="10" w:author="Adam Wyll" w:date="2026-08-20T08:45:00Z" w16du:dateUtc="2026-08-20T15:45:00Z"/>
        </w:rPr>
      </w:pPr>
      <w:r w:rsidRPr="00B74C9B">
        <w:t xml:space="preserve">- </w:t>
      </w:r>
      <w:r w:rsidRPr="00B74C9B">
        <w:rPr>
          <w:u w:val="single"/>
        </w:rPr>
        <w:t>Leadership Change</w:t>
      </w:r>
      <w:r w:rsidRPr="00B74C9B">
        <w:t>: CEO/CFO/managing-partner changes, or leadership changes explicitly tied</w:t>
      </w:r>
      <w:r>
        <w:t xml:space="preserve"> </w:t>
      </w:r>
      <w:r w:rsidRPr="00B74C9B">
        <w:t>to a real-estate or cost strategy review.</w:t>
      </w:r>
      <w:ins w:id="11" w:author="Adam Wyll" w:date="2026-08-20T09:00:00Z" w16du:dateUtc="2026-08-20T16:00:00Z">
        <w:r w:rsidR="0061008F">
          <w:t xml:space="preserve"> </w:t>
        </w:r>
        <w:r w:rsidR="0061008F" w:rsidRPr="002B73E3">
          <w:rPr>
            <w:bCs/>
          </w:rPr>
          <w:t xml:space="preserve">Do not automatically alert on an </w:t>
        </w:r>
        <w:r w:rsidR="0061008F" w:rsidRPr="002B73E3">
          <w:rPr>
            <w:bCs/>
          </w:rPr>
          <w:lastRenderedPageBreak/>
          <w:t>otherwise routine executive transition. Treat it as a standalone finding when the change is abrupt, linked to distress or a strategic/cost review, involves a material tenant exposure, or plausibly changes a pending lease or relationship decision; otherwise retain it only as an indicator.</w:t>
        </w:r>
      </w:ins>
    </w:p>
    <w:p w14:paraId="063B1304" w14:textId="2E07A228" w:rsidR="004D09D5" w:rsidRPr="00B74C9B" w:rsidRDefault="004D09D5" w:rsidP="00B74C9B">
      <w:pPr>
        <w:spacing w:after="0"/>
      </w:pPr>
      <w:ins w:id="12" w:author="Adam Wyll" w:date="2026-08-20T08:45:00Z" w16du:dateUtc="2026-08-20T15:45:00Z">
        <w:r>
          <w:t xml:space="preserve">-M&amp;A/Ownership change:  announced or completed mergers, </w:t>
        </w:r>
      </w:ins>
      <w:ins w:id="13" w:author="Adam Wyll" w:date="2026-08-20T08:46:00Z" w16du:dateUtc="2026-08-20T15:46:00Z">
        <w:r>
          <w:t>acquisitions</w:t>
        </w:r>
      </w:ins>
      <w:ins w:id="14" w:author="Adam Wyll" w:date="2026-08-20T08:45:00Z" w16du:dateUtc="2026-08-20T15:45:00Z">
        <w:r>
          <w:t xml:space="preserve">, take-privates, or divestitures involving the tenant, whether as </w:t>
        </w:r>
      </w:ins>
      <w:ins w:id="15" w:author="Adam Wyll" w:date="2026-08-20T08:46:00Z" w16du:dateUtc="2026-08-20T15:46:00Z">
        <w:r>
          <w:t>acquirer</w:t>
        </w:r>
      </w:ins>
      <w:ins w:id="16" w:author="Adam Wyll" w:date="2026-08-20T08:45:00Z" w16du:dateUtc="2026-08-20T15:45:00Z">
        <w:r>
          <w:t xml:space="preserve"> or target.   </w:t>
        </w:r>
      </w:ins>
      <w:ins w:id="17" w:author="Adam Wyll" w:date="2026-08-20T09:00:00Z" w16du:dateUtc="2026-08-20T16:00:00Z">
        <w:r w:rsidR="0061008F" w:rsidRPr="002B73E3">
          <w:rPr>
            <w:bCs/>
          </w:rPr>
          <w:t>Treat the transaction as relevant when it is material to the tenant or could plausibly change control, credit, headcount, local footprint, or lease strategy. Treat it as a potential space event; assess local office overlap and integration plans rather than assuming consolidation</w:t>
        </w:r>
      </w:ins>
      <w:ins w:id="18" w:author="Adam Wyll" w:date="2026-08-20T08:46:00Z" w16du:dateUtc="2026-08-20T15:46:00Z">
        <w:r>
          <w:t>.  Note in the summary which side of the deal the tenant is on.</w:t>
        </w:r>
      </w:ins>
    </w:p>
    <w:p w14:paraId="2C504761" w14:textId="77777777" w:rsidR="00B74C9B" w:rsidRPr="00B74C9B" w:rsidRDefault="00B74C9B" w:rsidP="00B74C9B">
      <w:pPr>
        <w:spacing w:after="0"/>
      </w:pPr>
    </w:p>
    <w:p w14:paraId="1ECF2A68" w14:textId="77777777" w:rsidR="00B74C9B" w:rsidRPr="00B74C9B" w:rsidRDefault="00B74C9B" w:rsidP="00B74C9B">
      <w:pPr>
        <w:spacing w:after="0"/>
      </w:pPr>
      <w:r w:rsidRPr="00B74C9B">
        <w:rPr>
          <w:b/>
          <w:bCs/>
          <w:i/>
          <w:iCs/>
          <w:u w:val="single"/>
        </w:rPr>
        <w:t>EXCLUDE</w:t>
      </w:r>
      <w:r w:rsidRPr="00B74C9B">
        <w:t xml:space="preserve"> (set is_relevant=false and fill reason_if_excluded):</w:t>
      </w:r>
    </w:p>
    <w:p w14:paraId="0C9AAD47" w14:textId="77777777" w:rsidR="00B74C9B" w:rsidRPr="00B74C9B" w:rsidRDefault="00B74C9B" w:rsidP="00B74C9B">
      <w:pPr>
        <w:spacing w:after="0"/>
      </w:pPr>
      <w:r w:rsidRPr="00B74C9B">
        <w:t>- Routine business news with no space or credit implication.</w:t>
      </w:r>
    </w:p>
    <w:p w14:paraId="24F639F0" w14:textId="77777777" w:rsidR="00B74C9B" w:rsidRPr="00B74C9B" w:rsidRDefault="00B74C9B" w:rsidP="00B74C9B">
      <w:pPr>
        <w:spacing w:after="0"/>
      </w:pPr>
      <w:r w:rsidRPr="00B74C9B">
        <w:t>- Product launches, feature releases, pricing news.</w:t>
      </w:r>
    </w:p>
    <w:p w14:paraId="1519680F" w14:textId="77777777" w:rsidR="00B74C9B" w:rsidRPr="00B74C9B" w:rsidRDefault="00B74C9B" w:rsidP="00B74C9B">
      <w:pPr>
        <w:spacing w:after="0"/>
      </w:pPr>
      <w:r w:rsidRPr="00B74C9B">
        <w:t>- Marketing, awards, sponsorships, "best places to work", CSR announcements.</w:t>
      </w:r>
    </w:p>
    <w:p w14:paraId="0AB9BFF3" w14:textId="77777777" w:rsidR="00B74C9B" w:rsidRPr="00B74C9B" w:rsidRDefault="00B74C9B" w:rsidP="00B74C9B">
      <w:pPr>
        <w:spacing w:after="0"/>
      </w:pPr>
      <w:r w:rsidRPr="00B74C9B">
        <w:t>- Minor personnel changes below the executive level, ordinary associate or staff hires.</w:t>
      </w:r>
    </w:p>
    <w:p w14:paraId="13057F1C" w14:textId="601D69BB" w:rsidR="00B74C9B" w:rsidRDefault="00B74C9B" w:rsidP="0061008F">
      <w:pPr>
        <w:tabs>
          <w:tab w:val="right" w:pos="9360"/>
        </w:tabs>
        <w:spacing w:after="0"/>
        <w:rPr>
          <w:ins w:id="19" w:author="Adam Wyll" w:date="2026-08-20T09:01:00Z" w16du:dateUtc="2026-08-20T16:01:00Z"/>
        </w:rPr>
      </w:pPr>
      <w:r w:rsidRPr="00B74C9B">
        <w:t>- Opinion pieces, listicles, and articles that merely mention the company in passing.</w:t>
      </w:r>
      <w:ins w:id="20" w:author="Adam Wyll" w:date="2026-08-20T09:01:00Z" w16du:dateUtc="2026-08-20T16:01:00Z">
        <w:r w:rsidR="0061008F">
          <w:tab/>
        </w:r>
      </w:ins>
    </w:p>
    <w:p w14:paraId="430D04CE" w14:textId="065B373F" w:rsidR="0061008F" w:rsidRPr="0061008F" w:rsidRDefault="0061008F" w:rsidP="00263913">
      <w:pPr>
        <w:spacing w:after="0" w:line="240" w:lineRule="auto"/>
        <w:rPr>
          <w:ins w:id="21" w:author="Adam Wyll" w:date="2026-08-20T09:01:00Z" w16du:dateUtc="2026-08-20T16:01:00Z"/>
          <w:bCs/>
        </w:rPr>
      </w:pPr>
      <w:ins w:id="22" w:author="Adam Wyll" w:date="2026-08-20T09:01:00Z" w16du:dateUtc="2026-08-20T16:01:00Z">
        <w:r>
          <w:rPr>
            <w:bCs/>
          </w:rPr>
          <w:t xml:space="preserve">- </w:t>
        </w:r>
        <w:r w:rsidRPr="0061008F">
          <w:rPr>
            <w:bCs/>
          </w:rPr>
          <w:t xml:space="preserve">Routine earnings beats/misses, modest workforce changes, ordinary financings, generic hiring, fundraising, or transactions that do not </w:t>
        </w:r>
      </w:ins>
      <w:ins w:id="23" w:author="Adam Wyll" w:date="2026-08-20T09:16:00Z" w16du:dateUtc="2026-08-20T16:16:00Z">
        <w:r w:rsidR="00EB62C2">
          <w:rPr>
            <w:bCs/>
          </w:rPr>
          <w:t>meet the relevance criteria above.</w:t>
        </w:r>
      </w:ins>
    </w:p>
    <w:p w14:paraId="2ABCD289" w14:textId="44789B9B" w:rsidR="0061008F" w:rsidRDefault="0061008F" w:rsidP="0061008F">
      <w:pPr>
        <w:tabs>
          <w:tab w:val="right" w:pos="9360"/>
        </w:tabs>
        <w:spacing w:after="0"/>
        <w:rPr>
          <w:ins w:id="24" w:author="Adam Wyll" w:date="2026-08-20T08:46:00Z" w16du:dateUtc="2026-08-20T15:46:00Z"/>
        </w:rPr>
      </w:pPr>
      <w:ins w:id="25" w:author="Adam Wyll" w:date="2026-08-20T09:01:00Z" w16du:dateUtc="2026-08-20T16:01:00Z">
        <w:r>
          <w:rPr>
            <w:bCs/>
          </w:rPr>
          <w:t>-</w:t>
        </w:r>
        <w:r w:rsidRPr="002B73E3">
          <w:rPr>
            <w:bCs/>
          </w:rPr>
          <w:t>A single weak indicator with no concrete lease, credit, or relationship implication. Retain it for the watchlist if it could become meaningful when combined with later signals</w:t>
        </w:r>
      </w:ins>
    </w:p>
    <w:p w14:paraId="0F9A5DD3" w14:textId="7ADE0789" w:rsidR="004D09D5" w:rsidRPr="00B74C9B" w:rsidRDefault="004D09D5" w:rsidP="00B74C9B">
      <w:pPr>
        <w:spacing w:after="0"/>
      </w:pPr>
      <w:ins w:id="26" w:author="Adam Wyll" w:date="2026-08-20T08:46:00Z" w16du:dateUtc="2026-08-20T15:46:00Z">
        <w:r>
          <w:t xml:space="preserve">- </w:t>
        </w:r>
      </w:ins>
      <w:ins w:id="27" w:author="Adam Wyll" w:date="2026-08-20T08:47:00Z" w16du:dateUtc="2026-08-20T15:47:00Z">
        <w:r>
          <w:t xml:space="preserve">Exclusions are category-based, not tenant-based.  </w:t>
        </w:r>
      </w:ins>
      <w:ins w:id="28" w:author="Adam Wyll" w:date="2026-08-20T08:46:00Z" w16du:dateUtc="2026-08-20T15:46:00Z">
        <w:r>
          <w:t xml:space="preserve">No </w:t>
        </w:r>
      </w:ins>
      <w:ins w:id="29" w:author="Adam Wyll" w:date="2026-08-20T08:47:00Z" w16du:dateUtc="2026-08-20T15:47:00Z">
        <w:r>
          <w:t>t</w:t>
        </w:r>
      </w:ins>
      <w:ins w:id="30" w:author="Adam Wyll" w:date="2026-08-20T08:46:00Z" w16du:dateUtc="2026-08-20T15:46:00Z">
        <w:r>
          <w:t>enant is too small for a real signal to be reported.</w:t>
        </w:r>
      </w:ins>
      <w:ins w:id="31" w:author="Adam Wyll" w:date="2026-08-20T09:01:00Z" w16du:dateUtc="2026-08-20T16:01:00Z">
        <w:r w:rsidR="0061008F" w:rsidRPr="0061008F">
          <w:rPr>
            <w:bCs/>
          </w:rPr>
          <w:t xml:space="preserve"> </w:t>
        </w:r>
        <w:r w:rsidR="0061008F" w:rsidRPr="002B73E3">
          <w:rPr>
            <w:bCs/>
          </w:rPr>
          <w:t>However, tenant size alone never converts ordinary business news into a meaningful finding</w:t>
        </w:r>
      </w:ins>
    </w:p>
    <w:p w14:paraId="54EA00A1" w14:textId="77777777" w:rsidR="00B74C9B" w:rsidRPr="00B74C9B" w:rsidRDefault="00B74C9B" w:rsidP="00B74C9B">
      <w:pPr>
        <w:spacing w:after="0"/>
      </w:pPr>
    </w:p>
    <w:p w14:paraId="042B485F" w14:textId="77777777" w:rsidR="004D09D5" w:rsidRDefault="004D09D5" w:rsidP="00B74C9B">
      <w:pPr>
        <w:spacing w:after="0"/>
        <w:rPr>
          <w:ins w:id="32" w:author="Adam Wyll" w:date="2026-08-20T08:47:00Z" w16du:dateUtc="2026-08-20T15:47:00Z"/>
          <w:b/>
          <w:bCs/>
        </w:rPr>
      </w:pPr>
      <w:ins w:id="33" w:author="Adam Wyll" w:date="2026-08-20T08:47:00Z" w16du:dateUtc="2026-08-20T15:47:00Z">
        <w:r>
          <w:rPr>
            <w:b/>
            <w:bCs/>
          </w:rPr>
          <w:t>GEOGRAPHIC SCOPING:</w:t>
        </w:r>
      </w:ins>
    </w:p>
    <w:p w14:paraId="621AB22A" w14:textId="77777777" w:rsidR="004D09D5" w:rsidRDefault="004D09D5" w:rsidP="00B74C9B">
      <w:pPr>
        <w:spacing w:after="0"/>
        <w:rPr>
          <w:ins w:id="34" w:author="Adam Wyll" w:date="2026-08-20T08:47:00Z" w16du:dateUtc="2026-08-20T15:47:00Z"/>
          <w:b/>
          <w:bCs/>
        </w:rPr>
      </w:pPr>
    </w:p>
    <w:p w14:paraId="10AC3929" w14:textId="77777777" w:rsidR="004D09D5" w:rsidRPr="003C57ED" w:rsidRDefault="004D09D5" w:rsidP="004D09D5">
      <w:pPr>
        <w:spacing w:after="120"/>
        <w:rPr>
          <w:ins w:id="35" w:author="Adam Wyll" w:date="2026-08-20T08:48:00Z" w16du:dateUtc="2026-08-20T15:48:00Z"/>
        </w:rPr>
      </w:pPr>
      <w:ins w:id="36" w:author="Adam Wyll" w:date="2026-08-20T08:48:00Z" w16du:dateUtc="2026-08-20T15:48:00Z">
        <w:r w:rsidRPr="003C57ED">
          <w:t>Determine whether the event is tied to the market where the tenant occupies the landlord’s space.  Local events (layoffs, WARN notices, closures, or expansions in that metro) are weighted one priority level higher than the same event elsewhere.  Company-wide distress always remains relevant, but say explicitly in the summary whether the occupied market is affected.</w:t>
        </w:r>
      </w:ins>
    </w:p>
    <w:p w14:paraId="034342BF" w14:textId="77777777" w:rsidR="004D09D5" w:rsidRDefault="004D09D5" w:rsidP="00B74C9B">
      <w:pPr>
        <w:spacing w:after="0"/>
        <w:rPr>
          <w:ins w:id="37" w:author="Adam Wyll" w:date="2026-08-20T08:47:00Z" w16du:dateUtc="2026-08-20T15:47:00Z"/>
          <w:b/>
          <w:bCs/>
        </w:rPr>
      </w:pPr>
    </w:p>
    <w:p w14:paraId="2D5CD1EC" w14:textId="77777777" w:rsidR="004D09D5" w:rsidRDefault="004D09D5" w:rsidP="00B74C9B">
      <w:pPr>
        <w:spacing w:after="0"/>
        <w:rPr>
          <w:ins w:id="38" w:author="Adam Wyll" w:date="2026-08-20T08:47:00Z" w16du:dateUtc="2026-08-20T15:47:00Z"/>
          <w:b/>
          <w:bCs/>
        </w:rPr>
      </w:pPr>
    </w:p>
    <w:p w14:paraId="302707D1" w14:textId="6090C830" w:rsidR="00B74C9B" w:rsidRPr="00B74C9B" w:rsidRDefault="00B74C9B" w:rsidP="00B74C9B">
      <w:pPr>
        <w:spacing w:after="0"/>
      </w:pPr>
      <w:r w:rsidRPr="00B74C9B">
        <w:rPr>
          <w:b/>
          <w:bCs/>
        </w:rPr>
        <w:t>PRIORITY</w:t>
      </w:r>
      <w:r w:rsidRPr="00B74C9B">
        <w:t xml:space="preserve"> rubric:</w:t>
      </w:r>
    </w:p>
    <w:p w14:paraId="6463A2E8" w14:textId="0D94990D" w:rsidR="00B74C9B" w:rsidRPr="00B74C9B" w:rsidRDefault="00B74C9B" w:rsidP="00B74C9B">
      <w:pPr>
        <w:spacing w:after="0"/>
      </w:pPr>
      <w:r w:rsidRPr="00B74C9B">
        <w:t>- High: an act-this-week signal. Credit risk to rent collection, or a concrete</w:t>
      </w:r>
    </w:p>
    <w:p w14:paraId="5D6D9125" w14:textId="77777777" w:rsidR="00B74C9B" w:rsidRPr="00B74C9B" w:rsidRDefault="00B74C9B" w:rsidP="00B74C9B">
      <w:pPr>
        <w:spacing w:after="0"/>
      </w:pPr>
      <w:r w:rsidRPr="00B74C9B">
        <w:t xml:space="preserve">  move/expansion decision that affects space demand now.</w:t>
      </w:r>
    </w:p>
    <w:p w14:paraId="4F6623BD" w14:textId="12847FCE" w:rsidR="00B74C9B" w:rsidRPr="00B74C9B" w:rsidRDefault="00B74C9B" w:rsidP="00B74C9B">
      <w:pPr>
        <w:spacing w:after="0"/>
      </w:pPr>
      <w:r w:rsidRPr="00B74C9B">
        <w:t>- Medium: a real signal worth tracking that has no immediate action attached.</w:t>
      </w:r>
    </w:p>
    <w:p w14:paraId="43D61F3B" w14:textId="7555D27C" w:rsidR="002200F5" w:rsidRDefault="00B74C9B" w:rsidP="00B74C9B">
      <w:pPr>
        <w:spacing w:after="0"/>
      </w:pPr>
      <w:r w:rsidRPr="00B74C9B">
        <w:lastRenderedPageBreak/>
        <w:t xml:space="preserve">- Low: </w:t>
      </w:r>
      <w:ins w:id="39" w:author="Adam Wyll" w:date="2026-08-20T09:02:00Z" w16du:dateUtc="2026-08-20T16:02:00Z">
        <w:r w:rsidR="0061008F" w:rsidRPr="002B73E3">
          <w:rPr>
            <w:bCs/>
          </w:rPr>
          <w:t>a potentially useful indicator that has not crossed the threshold for a standalone alert. Retain it in the watchlist/background layer; do not send it as a normal tenant alert unless specifically requested</w:t>
        </w:r>
      </w:ins>
      <w:del w:id="40" w:author="Adam Wyll" w:date="2026-08-20T09:02:00Z" w16du:dateUtc="2026-08-20T16:02:00Z">
        <w:r w:rsidRPr="00B74C9B" w:rsidDel="0061008F">
          <w:delText>weak or speculative, relevant only as background</w:delText>
        </w:r>
      </w:del>
      <w:r w:rsidRPr="00B74C9B">
        <w:t>.</w:t>
      </w:r>
    </w:p>
    <w:p w14:paraId="6EAF4CFA" w14:textId="77777777" w:rsidR="002200F5" w:rsidRDefault="002200F5" w:rsidP="00B74C9B">
      <w:pPr>
        <w:spacing w:after="0"/>
      </w:pPr>
    </w:p>
    <w:p w14:paraId="5F8B2D48" w14:textId="77777777" w:rsidR="004D09D5" w:rsidRPr="003C57ED" w:rsidRDefault="004D09D5" w:rsidP="004D09D5">
      <w:pPr>
        <w:spacing w:before="80" w:after="120"/>
        <w:rPr>
          <w:ins w:id="41" w:author="Adam Wyll" w:date="2026-08-20T08:49:00Z" w16du:dateUtc="2026-08-20T15:49:00Z"/>
        </w:rPr>
      </w:pPr>
      <w:ins w:id="42" w:author="Adam Wyll" w:date="2026-08-20T08:49:00Z" w16du:dateUtc="2026-08-20T15:49:00Z">
        <w:r w:rsidRPr="003C57ED">
          <w:t>Timing multiplier: if the tenant’s lease expiration is within 24 months, bump any space-related signal (Office Move, Expansion, M&amp;A) up one priority level.  A space search by a tenant expiring in 2027 is a different event than the same search by a tenant locked in through 2033.</w:t>
        </w:r>
      </w:ins>
    </w:p>
    <w:p w14:paraId="4FBE8FF5" w14:textId="1F10DAEF" w:rsidR="00E53836" w:rsidDel="004D09D5" w:rsidRDefault="00E53836" w:rsidP="00E53836">
      <w:pPr>
        <w:spacing w:after="0"/>
        <w:rPr>
          <w:del w:id="43" w:author="Adam Wyll" w:date="2026-08-20T08:49:00Z" w16du:dateUtc="2026-08-20T15:49:00Z"/>
          <w:b/>
          <w:bCs/>
        </w:rPr>
      </w:pPr>
    </w:p>
    <w:p w14:paraId="5366D6A9" w14:textId="77777777" w:rsidR="00E53836" w:rsidRDefault="00E53836" w:rsidP="00E53836">
      <w:pPr>
        <w:spacing w:after="0"/>
        <w:rPr>
          <w:b/>
          <w:bCs/>
        </w:rPr>
      </w:pPr>
    </w:p>
    <w:p w14:paraId="33ABF67D" w14:textId="77777777" w:rsidR="00E53836" w:rsidRDefault="00E53836" w:rsidP="00E53836">
      <w:pPr>
        <w:spacing w:after="0"/>
        <w:rPr>
          <w:b/>
          <w:bCs/>
        </w:rPr>
      </w:pPr>
    </w:p>
    <w:p w14:paraId="4ADDAD50" w14:textId="2B45E697" w:rsidR="00E53836" w:rsidRPr="00E53836" w:rsidRDefault="00E53836" w:rsidP="00E53836">
      <w:pPr>
        <w:spacing w:after="0"/>
        <w:rPr>
          <w:b/>
          <w:bCs/>
        </w:rPr>
      </w:pPr>
      <w:r w:rsidRPr="00E53836">
        <w:rPr>
          <w:b/>
          <w:bCs/>
        </w:rPr>
        <w:t xml:space="preserve">Ranking → </w:t>
      </w:r>
      <w:r>
        <w:rPr>
          <w:b/>
          <w:bCs/>
        </w:rPr>
        <w:t>P</w:t>
      </w:r>
      <w:r w:rsidRPr="00E53836">
        <w:rPr>
          <w:b/>
          <w:bCs/>
        </w:rPr>
        <w:t>rioritization</w:t>
      </w:r>
    </w:p>
    <w:p w14:paraId="1C261A3C" w14:textId="77777777" w:rsidR="004D09D5" w:rsidRPr="003C57ED" w:rsidRDefault="004D09D5" w:rsidP="004D09D5">
      <w:pPr>
        <w:spacing w:after="120"/>
        <w:rPr>
          <w:ins w:id="44" w:author="Adam Wyll" w:date="2026-08-20T08:49:00Z" w16du:dateUtc="2026-08-20T15:49:00Z"/>
        </w:rPr>
      </w:pPr>
      <w:ins w:id="45" w:author="Adam Wyll" w:date="2026-08-20T08:49:00Z" w16du:dateUtc="2026-08-20T15:49:00Z">
        <w:r w:rsidRPr="003C57ED">
          <w:t>Every tenant in the roster is in scope.  Rank never makes an article relevant or irrelevant, and it never suppresses a finding.  It only adjusts escalation:</w:t>
        </w:r>
      </w:ins>
    </w:p>
    <w:p w14:paraId="7CC93AA6" w14:textId="77777777" w:rsidR="004D09D5" w:rsidRPr="003C57ED" w:rsidRDefault="004D09D5" w:rsidP="004D09D5">
      <w:pPr>
        <w:pStyle w:val="ListParagraph"/>
        <w:numPr>
          <w:ilvl w:val="0"/>
          <w:numId w:val="1"/>
        </w:numPr>
        <w:spacing w:after="80" w:line="240" w:lineRule="auto"/>
        <w:contextualSpacing w:val="0"/>
        <w:rPr>
          <w:ins w:id="46" w:author="Adam Wyll" w:date="2026-08-20T08:49:00Z" w16du:dateUtc="2026-08-20T15:49:00Z"/>
        </w:rPr>
      </w:pPr>
      <w:ins w:id="47" w:author="Adam Wyll" w:date="2026-08-20T08:49:00Z" w16du:dateUtc="2026-08-20T15:49:00Z">
        <w:r w:rsidRPr="003C57ED">
          <w:t>Top 25: escalate.  Medium becomes High when rent collection or a space decision is plausibly at stake.</w:t>
        </w:r>
      </w:ins>
    </w:p>
    <w:p w14:paraId="4EDBDDC0" w14:textId="77777777" w:rsidR="004D09D5" w:rsidRPr="003C57ED" w:rsidRDefault="004D09D5" w:rsidP="004D09D5">
      <w:pPr>
        <w:pStyle w:val="ListParagraph"/>
        <w:numPr>
          <w:ilvl w:val="0"/>
          <w:numId w:val="1"/>
        </w:numPr>
        <w:spacing w:after="80" w:line="240" w:lineRule="auto"/>
        <w:contextualSpacing w:val="0"/>
        <w:rPr>
          <w:ins w:id="48" w:author="Adam Wyll" w:date="2026-08-20T08:49:00Z" w16du:dateUtc="2026-08-20T15:49:00Z"/>
        </w:rPr>
      </w:pPr>
      <w:ins w:id="49" w:author="Adam Wyll" w:date="2026-08-20T08:49:00Z" w16du:dateUtc="2026-08-20T15:49:00Z">
        <w:r w:rsidRPr="003C57ED">
          <w:t>Rank 26-150: apply the standard rubric with no adjustment in either direction.</w:t>
        </w:r>
      </w:ins>
    </w:p>
    <w:p w14:paraId="63D6FADF" w14:textId="77777777" w:rsidR="004D09D5" w:rsidRPr="003C57ED" w:rsidRDefault="004D09D5" w:rsidP="004D09D5">
      <w:pPr>
        <w:pStyle w:val="ListParagraph"/>
        <w:numPr>
          <w:ilvl w:val="0"/>
          <w:numId w:val="1"/>
        </w:numPr>
        <w:spacing w:after="80" w:line="240" w:lineRule="auto"/>
        <w:contextualSpacing w:val="0"/>
        <w:rPr>
          <w:ins w:id="50" w:author="Adam Wyll" w:date="2026-08-20T08:49:00Z" w16du:dateUtc="2026-08-20T15:49:00Z"/>
        </w:rPr>
      </w:pPr>
      <w:ins w:id="51" w:author="Adam Wyll" w:date="2026-08-20T08:49:00Z" w16du:dateUtc="2026-08-20T15:49:00Z">
        <w:r w:rsidRPr="003C57ED">
          <w:t>Rank 151+: report everything that passes the relevance test.  Concrete, decided events (a filed bankruptcy, a signed sublease, an announced closure of the occupied location) earn High exactly as they would for a large tenant.  Do not inflate speculative or soft items; those are Medium at most.</w:t>
        </w:r>
      </w:ins>
    </w:p>
    <w:p w14:paraId="277F99ED" w14:textId="29EAC1EE" w:rsidR="00E53836" w:rsidDel="00912ECF" w:rsidRDefault="00E53836" w:rsidP="00B74C9B">
      <w:pPr>
        <w:spacing w:after="0"/>
        <w:rPr>
          <w:del w:id="52" w:author="Adam Wyll" w:date="2026-08-20T08:49:00Z" w16du:dateUtc="2026-08-20T15:49:00Z"/>
        </w:rPr>
      </w:pPr>
      <w:del w:id="53" w:author="Adam Wyll" w:date="2026-08-20T08:49:00Z" w16du:dateUtc="2026-08-20T15:49:00Z">
        <w:r w:rsidRPr="00E53836" w:rsidDel="004D09D5">
          <w:delText>PORTFOLIO RANK: each tenant carries a rank from the roster, where 1 is the largest and</w:delText>
        </w:r>
      </w:del>
    </w:p>
    <w:p w14:paraId="48BC617B" w14:textId="4CBEA41E" w:rsidR="00912ECF" w:rsidRDefault="00912ECF" w:rsidP="00E53836">
      <w:pPr>
        <w:spacing w:after="0"/>
        <w:rPr>
          <w:ins w:id="54" w:author="Adam Wyll" w:date="2026-08-20T08:50:00Z" w16du:dateUtc="2026-08-20T15:50:00Z"/>
        </w:rPr>
      </w:pPr>
    </w:p>
    <w:p w14:paraId="71163979" w14:textId="4D1B84F4" w:rsidR="00912ECF" w:rsidRPr="00263913" w:rsidRDefault="00912ECF" w:rsidP="00E53836">
      <w:pPr>
        <w:spacing w:after="0"/>
        <w:rPr>
          <w:ins w:id="55" w:author="Adam Wyll" w:date="2026-08-20T08:50:00Z" w16du:dateUtc="2026-08-20T15:50:00Z"/>
          <w:b/>
          <w:bCs/>
        </w:rPr>
      </w:pPr>
      <w:ins w:id="56" w:author="Adam Wyll" w:date="2026-08-20T08:50:00Z" w16du:dateUtc="2026-08-20T15:50:00Z">
        <w:r w:rsidRPr="00263913">
          <w:rPr>
            <w:b/>
            <w:bCs/>
          </w:rPr>
          <w:t>CEO Fla</w:t>
        </w:r>
      </w:ins>
      <w:ins w:id="57" w:author="Adam Wyll" w:date="2026-08-20T09:05:00Z" w16du:dateUtc="2026-08-20T16:05:00Z">
        <w:r w:rsidR="00263913" w:rsidRPr="00263913">
          <w:rPr>
            <w:b/>
            <w:bCs/>
          </w:rPr>
          <w:t>g</w:t>
        </w:r>
      </w:ins>
      <w:ins w:id="58" w:author="Adam Wyll" w:date="2026-08-20T08:50:00Z" w16du:dateUtc="2026-08-20T15:50:00Z">
        <w:r w:rsidRPr="00263913">
          <w:rPr>
            <w:b/>
            <w:bCs/>
          </w:rPr>
          <w:t xml:space="preserve"> (separate from priority)</w:t>
        </w:r>
      </w:ins>
    </w:p>
    <w:p w14:paraId="02DC4824" w14:textId="4139F797" w:rsidR="00912ECF" w:rsidRPr="00912ECF" w:rsidRDefault="0061008F" w:rsidP="00E53836">
      <w:pPr>
        <w:spacing w:after="0"/>
        <w:rPr>
          <w:ins w:id="59" w:author="Adam Wyll" w:date="2026-08-20T08:50:00Z" w16du:dateUtc="2026-08-20T15:50:00Z"/>
        </w:rPr>
      </w:pPr>
      <w:ins w:id="60" w:author="Adam Wyll" w:date="2026-08-20T09:03:00Z" w16du:dateUtc="2026-08-20T16:03:00Z">
        <w:r w:rsidRPr="002B73E3">
          <w:rPr>
            <w:bCs/>
          </w:rPr>
          <w:t>Set ceo_flag = true only when the item is important enough to merit inclusion in a short CEO morning brief. Examples: a confirmed credit event that could threaten rent collection or tenant viability; a concrete space decision affecting the landlord’s property/market or a major ABR concentration; M&amp;A that materially changes the tenant’s control, credit, local footprint, or lease strategy; a meaningful signal involving a top-10 ABR concentration; or an event involving a publicly disclosed tenant that could reasonably surface in an earnings call, analyst question, board discussion, or financial press coverage tied to the landlord</w:t>
        </w:r>
      </w:ins>
      <w:ins w:id="61" w:author="Adam Wyll" w:date="2026-08-20T08:50:00Z" w16du:dateUtc="2026-08-20T15:50:00Z">
        <w:r w:rsidR="00912ECF" w:rsidRPr="0061008F">
          <w:t>.  Priority answers “how fast should the team move”; the CEO flag answers “does leadership need to know.”  An item can be Medium priority and still carry the flag</w:t>
        </w:r>
      </w:ins>
      <w:ins w:id="62" w:author="Adam Wyll" w:date="2026-08-20T09:03:00Z" w16du:dateUtc="2026-08-20T16:03:00Z">
        <w:r>
          <w:t xml:space="preserve">.  </w:t>
        </w:r>
        <w:r w:rsidRPr="002B73E3">
          <w:rPr>
            <w:bCs/>
          </w:rPr>
          <w:t>Do not set ceo_flag merely because an event technically fits a category. If the landlord implication would feel trivial or require a long explanation to justify why the CEO should care, set ceo_flag = false.</w:t>
        </w:r>
      </w:ins>
    </w:p>
    <w:p w14:paraId="258844C4" w14:textId="77777777" w:rsidR="00912ECF" w:rsidRPr="00E53836" w:rsidRDefault="00912ECF" w:rsidP="00E53836">
      <w:pPr>
        <w:spacing w:after="0"/>
        <w:rPr>
          <w:ins w:id="63" w:author="Adam Wyll" w:date="2026-08-20T08:50:00Z" w16du:dateUtc="2026-08-20T15:50:00Z"/>
        </w:rPr>
      </w:pPr>
    </w:p>
    <w:p w14:paraId="6540EAEB" w14:textId="63986CC3" w:rsidR="00E53836" w:rsidRPr="00E53836" w:rsidDel="004D09D5" w:rsidRDefault="00E53836" w:rsidP="00E53836">
      <w:pPr>
        <w:spacing w:after="0"/>
        <w:rPr>
          <w:del w:id="64" w:author="Adam Wyll" w:date="2026-08-20T08:49:00Z" w16du:dateUtc="2026-08-20T15:49:00Z"/>
        </w:rPr>
      </w:pPr>
      <w:del w:id="65" w:author="Adam Wyll" w:date="2026-08-20T08:49:00Z" w16du:dateUtc="2026-08-20T15:49:00Z">
        <w:r w:rsidRPr="00E53836" w:rsidDel="004D09D5">
          <w:delText>most important tenant in its segment and a high number is a small one. Use it to break</w:delText>
        </w:r>
      </w:del>
    </w:p>
    <w:p w14:paraId="068120B3" w14:textId="081F4865" w:rsidR="00E53836" w:rsidRPr="00E53836" w:rsidDel="004D09D5" w:rsidRDefault="00E53836" w:rsidP="00E53836">
      <w:pPr>
        <w:spacing w:after="0"/>
        <w:rPr>
          <w:del w:id="66" w:author="Adam Wyll" w:date="2026-08-20T08:49:00Z" w16du:dateUtc="2026-08-20T15:49:00Z"/>
        </w:rPr>
      </w:pPr>
      <w:del w:id="67" w:author="Adam Wyll" w:date="2026-08-20T08:49:00Z" w16du:dateUtc="2026-08-20T15:49:00Z">
        <w:r w:rsidRPr="00E53836" w:rsidDel="004D09D5">
          <w:delText>ties on priority, never to invent a finding:</w:delText>
        </w:r>
      </w:del>
    </w:p>
    <w:p w14:paraId="22D03903" w14:textId="680CF3B6" w:rsidR="00E53836" w:rsidRPr="00E53836" w:rsidDel="004D09D5" w:rsidRDefault="00E53836" w:rsidP="00E53836">
      <w:pPr>
        <w:spacing w:after="0"/>
        <w:rPr>
          <w:del w:id="68" w:author="Adam Wyll" w:date="2026-08-20T08:49:00Z" w16du:dateUtc="2026-08-20T15:49:00Z"/>
        </w:rPr>
      </w:pPr>
      <w:del w:id="69" w:author="Adam Wyll" w:date="2026-08-20T08:49:00Z" w16du:dateUtc="2026-08-20T15:49:00Z">
        <w:r w:rsidRPr="00E53836" w:rsidDel="004D09D5">
          <w:delText xml:space="preserve">- </w:delText>
        </w:r>
        <w:r w:rsidRPr="00E53836" w:rsidDel="004D09D5">
          <w:rPr>
            <w:b/>
            <w:bCs/>
          </w:rPr>
          <w:delText>Top 25</w:delText>
        </w:r>
        <w:r w:rsidRPr="00E53836" w:rsidDel="004D09D5">
          <w:delText>: a real signal is worth an escalation - medium becomes high when rent collection</w:delText>
        </w:r>
      </w:del>
    </w:p>
    <w:p w14:paraId="2927F498" w14:textId="7CE7CB8D" w:rsidR="00E53836" w:rsidRPr="00E53836" w:rsidDel="004D09D5" w:rsidRDefault="00E53836" w:rsidP="00E53836">
      <w:pPr>
        <w:spacing w:after="0"/>
        <w:rPr>
          <w:del w:id="70" w:author="Adam Wyll" w:date="2026-08-20T08:49:00Z" w16du:dateUtc="2026-08-20T15:49:00Z"/>
        </w:rPr>
      </w:pPr>
      <w:del w:id="71" w:author="Adam Wyll" w:date="2026-08-20T08:49:00Z" w16du:dateUtc="2026-08-20T15:49:00Z">
        <w:r w:rsidRPr="00E53836" w:rsidDel="004D09D5">
          <w:delText xml:space="preserve">  or a space decision is plausibly at stake.</w:delText>
        </w:r>
      </w:del>
    </w:p>
    <w:p w14:paraId="7CDF3026" w14:textId="14D415AB" w:rsidR="00E53836" w:rsidRPr="00E53836" w:rsidDel="004D09D5" w:rsidRDefault="00E53836" w:rsidP="00E53836">
      <w:pPr>
        <w:spacing w:after="0"/>
        <w:rPr>
          <w:del w:id="72" w:author="Adam Wyll" w:date="2026-08-20T08:49:00Z" w16du:dateUtc="2026-08-20T15:49:00Z"/>
        </w:rPr>
      </w:pPr>
      <w:del w:id="73" w:author="Adam Wyll" w:date="2026-08-20T08:49:00Z" w16du:dateUtc="2026-08-20T15:49:00Z">
        <w:r w:rsidRPr="00E53836" w:rsidDel="004D09D5">
          <w:delText xml:space="preserve">- </w:delText>
        </w:r>
        <w:r w:rsidRPr="00E53836" w:rsidDel="004D09D5">
          <w:rPr>
            <w:b/>
            <w:bCs/>
          </w:rPr>
          <w:delText>Outside the top 150</w:delText>
        </w:r>
        <w:r w:rsidRPr="00E53836" w:rsidDel="004D09D5">
          <w:delText>: hold the line. Only a concrete, already-decided event earns high;</w:delText>
        </w:r>
      </w:del>
    </w:p>
    <w:p w14:paraId="19472635" w14:textId="43A92942" w:rsidR="00E53836" w:rsidRPr="00E53836" w:rsidDel="004D09D5" w:rsidRDefault="00E53836" w:rsidP="00E53836">
      <w:pPr>
        <w:spacing w:after="0"/>
        <w:rPr>
          <w:del w:id="74" w:author="Adam Wyll" w:date="2026-08-20T08:49:00Z" w16du:dateUtc="2026-08-20T15:49:00Z"/>
        </w:rPr>
      </w:pPr>
      <w:del w:id="75" w:author="Adam Wyll" w:date="2026-08-20T08:49:00Z" w16du:dateUtc="2026-08-20T15:49:00Z">
        <w:r w:rsidRPr="00E53836" w:rsidDel="004D09D5">
          <w:delText xml:space="preserve">  anything softer is medium at most, and marginal items are low.</w:delText>
        </w:r>
      </w:del>
    </w:p>
    <w:p w14:paraId="5991713B" w14:textId="6EDA8358" w:rsidR="00E53836" w:rsidRPr="00E53836" w:rsidDel="004D09D5" w:rsidRDefault="00E53836" w:rsidP="00E53836">
      <w:pPr>
        <w:spacing w:after="0"/>
        <w:rPr>
          <w:del w:id="76" w:author="Adam Wyll" w:date="2026-08-20T08:49:00Z" w16du:dateUtc="2026-08-20T15:49:00Z"/>
        </w:rPr>
      </w:pPr>
      <w:del w:id="77" w:author="Adam Wyll" w:date="2026-08-20T08:49:00Z" w16du:dateUtc="2026-08-20T15:49:00Z">
        <w:r w:rsidRPr="00E53836" w:rsidDel="004D09D5">
          <w:delText>- Rank never makes an irrelevant article relevant. If it fails the criteria above, it is</w:delText>
        </w:r>
      </w:del>
    </w:p>
    <w:p w14:paraId="3BB1C431" w14:textId="6B4A4AD7" w:rsidR="00E53836" w:rsidRPr="00E53836" w:rsidDel="004D09D5" w:rsidRDefault="00E53836" w:rsidP="00E53836">
      <w:pPr>
        <w:spacing w:after="0"/>
        <w:rPr>
          <w:del w:id="78" w:author="Adam Wyll" w:date="2026-08-20T08:49:00Z" w16du:dateUtc="2026-08-20T15:49:00Z"/>
        </w:rPr>
      </w:pPr>
      <w:del w:id="79" w:author="Adam Wyll" w:date="2026-08-20T08:49:00Z" w16du:dateUtc="2026-08-20T15:49:00Z">
        <w:r w:rsidRPr="00E53836" w:rsidDel="004D09D5">
          <w:delText xml:space="preserve">  still excluded no matter how highly the tenant ranks.</w:delText>
        </w:r>
      </w:del>
    </w:p>
    <w:p w14:paraId="19180FA1" w14:textId="77777777" w:rsidR="00E53836" w:rsidRPr="00B74C9B" w:rsidRDefault="00E53836" w:rsidP="00B74C9B">
      <w:pPr>
        <w:spacing w:after="0"/>
      </w:pPr>
    </w:p>
    <w:sectPr w:rsidR="00E53836" w:rsidRPr="00B74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611FA"/>
    <w:multiLevelType w:val="hybridMultilevel"/>
    <w:tmpl w:val="B5DC39A6"/>
    <w:lvl w:ilvl="0" w:tplc="16F4D48C">
      <w:start w:val="1"/>
      <w:numFmt w:val="bullet"/>
      <w:lvlText w:val="•"/>
      <w:lvlJc w:val="left"/>
      <w:pPr>
        <w:ind w:left="576" w:hanging="288"/>
      </w:pPr>
    </w:lvl>
    <w:lvl w:ilvl="1" w:tplc="A89CF110">
      <w:start w:val="1"/>
      <w:numFmt w:val="bullet"/>
      <w:lvlText w:val="◦"/>
      <w:lvlJc w:val="left"/>
      <w:pPr>
        <w:ind w:left="1080" w:hanging="288"/>
      </w:pPr>
    </w:lvl>
    <w:lvl w:ilvl="2" w:tplc="871E133C">
      <w:numFmt w:val="decimal"/>
      <w:lvlText w:val=""/>
      <w:lvlJc w:val="left"/>
    </w:lvl>
    <w:lvl w:ilvl="3" w:tplc="59625D76">
      <w:numFmt w:val="decimal"/>
      <w:lvlText w:val=""/>
      <w:lvlJc w:val="left"/>
    </w:lvl>
    <w:lvl w:ilvl="4" w:tplc="F67CB192">
      <w:numFmt w:val="decimal"/>
      <w:lvlText w:val=""/>
      <w:lvlJc w:val="left"/>
    </w:lvl>
    <w:lvl w:ilvl="5" w:tplc="C286441A">
      <w:numFmt w:val="decimal"/>
      <w:lvlText w:val=""/>
      <w:lvlJc w:val="left"/>
    </w:lvl>
    <w:lvl w:ilvl="6" w:tplc="1C34773A">
      <w:numFmt w:val="decimal"/>
      <w:lvlText w:val=""/>
      <w:lvlJc w:val="left"/>
    </w:lvl>
    <w:lvl w:ilvl="7" w:tplc="8048F082">
      <w:numFmt w:val="decimal"/>
      <w:lvlText w:val=""/>
      <w:lvlJc w:val="left"/>
    </w:lvl>
    <w:lvl w:ilvl="8" w:tplc="4114F76E">
      <w:numFmt w:val="decimal"/>
      <w:lvlText w:val=""/>
      <w:lvlJc w:val="left"/>
    </w:lvl>
  </w:abstractNum>
  <w:abstractNum w:abstractNumId="1" w15:restartNumberingAfterBreak="0">
    <w:nsid w:val="5FDD77CA"/>
    <w:multiLevelType w:val="hybridMultilevel"/>
    <w:tmpl w:val="9D7AB9BC"/>
    <w:lvl w:ilvl="0" w:tplc="DB3883C2">
      <w:start w:val="1"/>
      <w:numFmt w:val="bullet"/>
      <w:lvlText w:val="•"/>
      <w:lvlJc w:val="left"/>
      <w:pPr>
        <w:ind w:left="576" w:hanging="288"/>
      </w:pPr>
    </w:lvl>
    <w:lvl w:ilvl="1" w:tplc="4670BCD4">
      <w:start w:val="1"/>
      <w:numFmt w:val="bullet"/>
      <w:lvlText w:val="◦"/>
      <w:lvlJc w:val="left"/>
      <w:pPr>
        <w:ind w:left="1080" w:hanging="288"/>
      </w:pPr>
    </w:lvl>
    <w:lvl w:ilvl="2" w:tplc="9C1C7476">
      <w:numFmt w:val="decimal"/>
      <w:lvlText w:val=""/>
      <w:lvlJc w:val="left"/>
    </w:lvl>
    <w:lvl w:ilvl="3" w:tplc="49DE3EEE">
      <w:numFmt w:val="decimal"/>
      <w:lvlText w:val=""/>
      <w:lvlJc w:val="left"/>
    </w:lvl>
    <w:lvl w:ilvl="4" w:tplc="94785BCE">
      <w:numFmt w:val="decimal"/>
      <w:lvlText w:val=""/>
      <w:lvlJc w:val="left"/>
    </w:lvl>
    <w:lvl w:ilvl="5" w:tplc="401E35D6">
      <w:numFmt w:val="decimal"/>
      <w:lvlText w:val=""/>
      <w:lvlJc w:val="left"/>
    </w:lvl>
    <w:lvl w:ilvl="6" w:tplc="9B302CAE">
      <w:numFmt w:val="decimal"/>
      <w:lvlText w:val=""/>
      <w:lvlJc w:val="left"/>
    </w:lvl>
    <w:lvl w:ilvl="7" w:tplc="841468A2">
      <w:numFmt w:val="decimal"/>
      <w:lvlText w:val=""/>
      <w:lvlJc w:val="left"/>
    </w:lvl>
    <w:lvl w:ilvl="8" w:tplc="81CE3F54">
      <w:numFmt w:val="decimal"/>
      <w:lvlText w:val=""/>
      <w:lvlJc w:val="left"/>
    </w:lvl>
  </w:abstractNum>
  <w:num w:numId="1" w16cid:durableId="1171023904">
    <w:abstractNumId w:val="1"/>
    <w:lvlOverride w:ilvl="0">
      <w:startOverride w:val="1"/>
    </w:lvlOverride>
  </w:num>
  <w:num w:numId="2" w16cid:durableId="195601554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 Wyll">
    <w15:presenceInfo w15:providerId="AD" w15:userId="S::awyll@americanassets.com::1d5a2530-3bee-467a-958b-dace971ebb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9B"/>
    <w:rsid w:val="00132AF9"/>
    <w:rsid w:val="002200F5"/>
    <w:rsid w:val="00263913"/>
    <w:rsid w:val="002A25BF"/>
    <w:rsid w:val="003C338E"/>
    <w:rsid w:val="00426964"/>
    <w:rsid w:val="004D09D5"/>
    <w:rsid w:val="004F2671"/>
    <w:rsid w:val="005F6D91"/>
    <w:rsid w:val="0061008F"/>
    <w:rsid w:val="0088242A"/>
    <w:rsid w:val="008D77B2"/>
    <w:rsid w:val="00912ECF"/>
    <w:rsid w:val="00A36274"/>
    <w:rsid w:val="00B54FD6"/>
    <w:rsid w:val="00B74C9B"/>
    <w:rsid w:val="00E53836"/>
    <w:rsid w:val="00EB62C2"/>
    <w:rsid w:val="00F5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F72D"/>
  <w15:chartTrackingRefBased/>
  <w15:docId w15:val="{315D63EC-F50F-46AE-BB3D-BA7F11F9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C9B"/>
    <w:rPr>
      <w:rFonts w:eastAsiaTheme="majorEastAsia" w:cstheme="majorBidi"/>
      <w:color w:val="272727" w:themeColor="text1" w:themeTint="D8"/>
    </w:rPr>
  </w:style>
  <w:style w:type="paragraph" w:styleId="Title">
    <w:name w:val="Title"/>
    <w:basedOn w:val="Normal"/>
    <w:next w:val="Normal"/>
    <w:link w:val="TitleChar"/>
    <w:uiPriority w:val="10"/>
    <w:qFormat/>
    <w:rsid w:val="00B7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C9B"/>
    <w:pPr>
      <w:spacing w:before="160"/>
      <w:jc w:val="center"/>
    </w:pPr>
    <w:rPr>
      <w:i/>
      <w:iCs/>
      <w:color w:val="404040" w:themeColor="text1" w:themeTint="BF"/>
    </w:rPr>
  </w:style>
  <w:style w:type="character" w:customStyle="1" w:styleId="QuoteChar">
    <w:name w:val="Quote Char"/>
    <w:basedOn w:val="DefaultParagraphFont"/>
    <w:link w:val="Quote"/>
    <w:uiPriority w:val="29"/>
    <w:rsid w:val="00B74C9B"/>
    <w:rPr>
      <w:i/>
      <w:iCs/>
      <w:color w:val="404040" w:themeColor="text1" w:themeTint="BF"/>
    </w:rPr>
  </w:style>
  <w:style w:type="paragraph" w:styleId="ListParagraph">
    <w:name w:val="List Paragraph"/>
    <w:basedOn w:val="Normal"/>
    <w:qFormat/>
    <w:rsid w:val="00B74C9B"/>
    <w:pPr>
      <w:ind w:left="720"/>
      <w:contextualSpacing/>
    </w:pPr>
  </w:style>
  <w:style w:type="character" w:styleId="IntenseEmphasis">
    <w:name w:val="Intense Emphasis"/>
    <w:basedOn w:val="DefaultParagraphFont"/>
    <w:uiPriority w:val="21"/>
    <w:qFormat/>
    <w:rsid w:val="00B74C9B"/>
    <w:rPr>
      <w:i/>
      <w:iCs/>
      <w:color w:val="0F4761" w:themeColor="accent1" w:themeShade="BF"/>
    </w:rPr>
  </w:style>
  <w:style w:type="paragraph" w:styleId="IntenseQuote">
    <w:name w:val="Intense Quote"/>
    <w:basedOn w:val="Normal"/>
    <w:next w:val="Normal"/>
    <w:link w:val="IntenseQuoteChar"/>
    <w:uiPriority w:val="30"/>
    <w:qFormat/>
    <w:rsid w:val="00B7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C9B"/>
    <w:rPr>
      <w:i/>
      <w:iCs/>
      <w:color w:val="0F4761" w:themeColor="accent1" w:themeShade="BF"/>
    </w:rPr>
  </w:style>
  <w:style w:type="character" w:styleId="IntenseReference">
    <w:name w:val="Intense Reference"/>
    <w:basedOn w:val="DefaultParagraphFont"/>
    <w:uiPriority w:val="32"/>
    <w:qFormat/>
    <w:rsid w:val="00B74C9B"/>
    <w:rPr>
      <w:b/>
      <w:bCs/>
      <w:smallCaps/>
      <w:color w:val="0F4761" w:themeColor="accent1" w:themeShade="BF"/>
      <w:spacing w:val="5"/>
    </w:rPr>
  </w:style>
  <w:style w:type="paragraph" w:styleId="Revision">
    <w:name w:val="Revision"/>
    <w:hidden/>
    <w:uiPriority w:val="99"/>
    <w:semiHidden/>
    <w:rsid w:val="00A362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1167</Words>
  <Characters>6655</Characters>
  <Application>Microsoft Office Word</Application>
  <DocSecurity>0</DocSecurity>
  <Lines>125</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Roxanne</dc:creator>
  <cp:keywords/>
  <dc:description/>
  <cp:lastModifiedBy>Adam Wyll</cp:lastModifiedBy>
  <cp:revision>7</cp:revision>
  <dcterms:created xsi:type="dcterms:W3CDTF">2026-08-18T21:20:00Z</dcterms:created>
  <dcterms:modified xsi:type="dcterms:W3CDTF">2026-08-20T16:17:00Z</dcterms:modified>
</cp:coreProperties>
</file>